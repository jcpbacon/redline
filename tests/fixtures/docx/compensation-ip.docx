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60"/>
      </w:pPr>
      <w:r>
        <w:rPr>
          <w:rFonts w:ascii="Calibri" w:hAnsi="Calibri"/>
          <w:sz w:val="22"/>
        </w:rPr>
        <w:t>3. COMPENSATION</w:t>
      </w:r>
    </w:p>
    <w:p>
      <w:pPr>
        <w:tabs>
          <w:tab w:val="left" w:pos="720"/>
        </w:tabs>
        <w:spacing w:after="160"/>
      </w:pPr>
      <w:r>
        <w:rPr>
          <w:rFonts w:ascii="Calibri" w:hAnsi="Calibri"/>
          <w:sz w:val="22"/>
        </w:rPr>
        <w:t>3.1</w:t>
      </w:r>
      <w:r>
        <w:rPr>
          <w:rFonts w:ascii="Calibri" w:hAnsi="Calibri"/>
          <w:sz w:val="22"/>
        </w:rPr>
        <w:tab/>
      </w:r>
      <w:r>
        <w:rPr>
          <w:rFonts w:ascii="Calibri" w:hAnsi="Calibri"/>
          <w:sz w:val="22"/>
        </w:rPr>
        <w:t>In full consideration for the Deliverables and the rights granted in this Agreement, Brand will pay Creator the Fee.</w:t>
      </w:r>
    </w:p>
    <w:p>
      <w:pPr>
        <w:spacing w:after="160"/>
      </w:pPr>
      <w:r>
        <w:rPr>
          <w:rFonts w:ascii="Calibri" w:hAnsi="Calibri"/>
          <w:sz w:val="22"/>
        </w:rPr>
        <w:t xml:space="preserve">3.2 Brand will pay the Fee within </w:t>
      </w:r>
      <w:del w:id="1" w:author="Northwick Legal" w:date="2026-09-01T09:00:00Z">
        <w:r>
          <w:rPr>
            <w:rFonts w:ascii="Calibri" w:hAnsi="Calibri"/>
            <w:sz w:val="22"/>
          </w:rPr>
          <w:delText>thirty (30)</w:delText>
        </w:r>
      </w:del>
      <w:ins w:id="2" w:author="Northwick Legal" w:date="2026-09-01T09:00:00Z">
        <w:r>
          <w:rPr>
            <w:rFonts w:ascii="Calibri" w:hAnsi="Calibri"/>
            <w:sz w:val="22"/>
          </w:rPr>
          <w:t>ninety (90)</w:t>
        </w:r>
      </w:ins>
      <w:r>
        <w:rPr>
          <w:rFonts w:ascii="Calibri" w:hAnsi="Calibri"/>
          <w:sz w:val="22"/>
        </w:rPr>
        <w:t xml:space="preserve"> days after Brand's written acceptance of all Deliverables, and Brand may withhold acceptance in its sole discretion.</w:t>
      </w:r>
    </w:p>
    <w:p>
      <w:pPr>
        <w:spacing w:after="160"/>
      </w:pPr>
      <w:r>
        <w:rPr>
          <w:rFonts w:ascii="Calibri" w:hAnsi="Calibri"/>
          <w:sz w:val="22"/>
        </w:rPr>
        <w:t>3.3 Creator is responsible for all taxes on amounts paid under this Agreement.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t>Creator will provide a completed Form W-9 before any payment is made.</w:t>
      </w:r>
    </w:p>
    <w:p>
      <w:pPr>
        <w:spacing w:after="160"/>
      </w:pPr>
      <w:r>
        <w:rPr>
          <w:rFonts w:ascii="Calibri" w:hAnsi="Calibri"/>
          <w:sz w:val="22"/>
        </w:rPr>
        <w:t>3.4 Brand will reimburse pre-approved, documented out-of-pocket production expenses up to a total of two hundred dollars ($200), payable together with the Fee.</w:t>
      </w:r>
    </w:p>
    <w:p>
      <w:pPr>
        <w:spacing w:after="160"/>
      </w:pPr>
    </w:p>
    <w:p>
      <w:pPr>
        <w:spacing w:after="160"/>
      </w:pPr>
      <w:r>
        <w:rPr>
          <w:rFonts w:ascii="Calibri" w:hAnsi="Calibri"/>
          <w:sz w:val="22"/>
        </w:rPr>
        <w:t>4. INTELLECTUAL PROPERTY</w:t>
      </w:r>
    </w:p>
    <w:p>
      <w:pPr>
        <w:spacing w:after="160"/>
      </w:pPr>
      <w:r>
        <w:rPr>
          <w:rFonts w:ascii="Calibri" w:hAnsi="Calibri"/>
          <w:sz w:val="22"/>
        </w:rPr>
        <w:t xml:space="preserve">4.1 Creator </w:t>
      </w:r>
      <w:r>
        <w:rPr>
          <w:rFonts w:ascii="Calibri" w:hAnsi="Calibri"/>
          <w:sz w:val="22"/>
        </w:rPr>
        <w:t>hereby assigns</w:t>
      </w:r>
      <w:r>
        <w:rPr>
          <w:rFonts w:ascii="Calibri" w:hAnsi="Calibri"/>
          <w:sz w:val="22"/>
        </w:rPr>
        <w:t xml:space="preserve"> to Brand all right, title and interest in and to the Content, and grants Brand a perpetual, irrevocable, worldwide, royalty-free license to use </w:t>
      </w:r>
      <w:r>
        <w:rPr>
          <w:rFonts w:ascii="Calibri" w:hAnsi="Calibri"/>
          <w:sz w:val="22"/>
        </w:rPr>
        <w:t>Creator’s name, likeness, voice and biography in connection with the Content in any media now known or later developed.</w:t>
      </w:r>
    </w:p>
    <w:p>
      <w:pPr>
        <w:spacing w:after="160"/>
      </w:pPr>
      <w:r>
        <w:rPr>
          <w:rFonts w:ascii="Calibri" w:hAnsi="Calibri"/>
          <w:sz w:val="22"/>
        </w:rPr>
        <w:t>4.2 Creator waives any moral rights Creator may have in the Content to the extent permitted by law.</w:t>
      </w:r>
    </w:p>
    <w:p>
      <w:pPr>
        <w:spacing w:after="160"/>
      </w:pPr>
      <w:r>
        <w:rPr>
          <w:rFonts w:ascii="Calibri" w:hAnsi="Calibri"/>
          <w:sz w:val="22"/>
        </w:rPr>
        <w:t>4.3 Creator represents that the Content will be original to Creator and will not include music, footage or other third-party material unless Brand has approved its use in writing.</w:t>
      </w:r>
    </w:p>
    <w:sectPr>
      <w:headerReference w:type="default" r:id="rId1"/>
      <w:pgSz w:w="12240" w:h="15840"/>
    </w:sectPr>
  </w:body>
</w:document>
</file>

<file path=word/header1.xml><?xml version="1.0" encoding="utf-8"?>
<w:hdr xmlns:w="http://schemas.openxmlformats.org/wordprocessingml/2006/main">
  <w:p>
    <w:r>
      <w:t>CONFIDENTIAL DRAFT</w:t>
    </w:r>
  </w:p>
</w:hdr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header" Target="header1.xml"/></Relationships>
</file>